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C3EE" w14:textId="17CE8F9C" w:rsidR="00280710" w:rsidRDefault="004E57A5">
      <w:r>
        <w:t xml:space="preserve">Updating </w:t>
      </w:r>
      <w:r w:rsidR="000F7967">
        <w:t>again.</w:t>
      </w:r>
    </w:p>
    <w:p w14:paraId="4601B8C7" w14:textId="07B9018C" w:rsidR="00EC18E2" w:rsidRDefault="00EC18E2">
      <w:r>
        <w:t>Next update done.</w:t>
      </w:r>
    </w:p>
    <w:p w14:paraId="7308C1F6" w14:textId="1FA1D8EF" w:rsidR="00BD7C50" w:rsidRDefault="00BD7C50">
      <w:pPr>
        <w:rPr>
          <w:ins w:id="0" w:author="Annie Blakeslee" w:date="2026-07-13T10:05:00Z" w16du:dateUtc="2026-07-13T17:05:00Z"/>
        </w:rPr>
      </w:pPr>
      <w:r>
        <w:t>And again.</w:t>
      </w:r>
    </w:p>
    <w:p w14:paraId="10B33CFB" w14:textId="70AAD6D1" w:rsidR="005D3402" w:rsidRDefault="005D3402">
      <w:ins w:id="1" w:author="Annie Blakeslee" w:date="2026-07-13T10:05:00Z" w16du:dateUtc="2026-07-13T17:05:00Z">
        <w:r>
          <w:t>Now…</w:t>
        </w:r>
      </w:ins>
      <w:ins w:id="2" w:author="Annie Blakeslee" w:date="2026-07-13T10:09:00Z" w16du:dateUtc="2026-07-13T17:09:00Z">
        <w:r w:rsidR="00A94EC9">
          <w:t xml:space="preserve"> section 2.1</w:t>
        </w:r>
      </w:ins>
    </w:p>
    <w:sectPr w:rsidR="005D3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F14"/>
    <w:multiLevelType w:val="multilevel"/>
    <w:tmpl w:val="3EB652C8"/>
    <w:lvl w:ilvl="0">
      <w:start w:val="1"/>
      <w:numFmt w:val="decimal"/>
      <w:isLgl/>
      <w:lvlText w:val="%1.0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1296"/>
        </w:tabs>
        <w:ind w:left="1296" w:hanging="576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2736"/>
        </w:tabs>
        <w:ind w:left="273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24"/>
        </w:tabs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74263147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ie Blakeslee">
    <w15:presenceInfo w15:providerId="Windows Live" w15:userId="f4330e939d953a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F5"/>
    <w:rsid w:val="000F7967"/>
    <w:rsid w:val="00195490"/>
    <w:rsid w:val="001D0CDC"/>
    <w:rsid w:val="00280710"/>
    <w:rsid w:val="0036563B"/>
    <w:rsid w:val="00375C12"/>
    <w:rsid w:val="004E57A5"/>
    <w:rsid w:val="005B247E"/>
    <w:rsid w:val="005D3402"/>
    <w:rsid w:val="008113B2"/>
    <w:rsid w:val="00A37C67"/>
    <w:rsid w:val="00A94EC9"/>
    <w:rsid w:val="00AE20B5"/>
    <w:rsid w:val="00BD7C50"/>
    <w:rsid w:val="00CE1EF5"/>
    <w:rsid w:val="00EC18E2"/>
    <w:rsid w:val="00F7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2298"/>
  <w15:chartTrackingRefBased/>
  <w15:docId w15:val="{D549D699-16B4-45BF-BFC6-CEA5C331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90"/>
    <w:pPr>
      <w:ind w:left="7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195490"/>
    <w:pPr>
      <w:keepNext/>
      <w:tabs>
        <w:tab w:val="left" w:pos="432"/>
      </w:tabs>
      <w:spacing w:before="360" w:after="200" w:line="240" w:lineRule="auto"/>
      <w:ind w:left="432" w:hanging="432"/>
      <w:outlineLvl w:val="0"/>
    </w:pPr>
    <w:rPr>
      <w:rFonts w:eastAsia="Times New Roman" w:cs="Times New Roman"/>
      <w:b/>
      <w:caps/>
      <w:kern w:val="0"/>
      <w:szCs w:val="20"/>
      <w:u w:val="single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E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E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E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E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E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E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5490"/>
    <w:rPr>
      <w:rFonts w:ascii="Times New Roman" w:eastAsia="Times New Roman" w:hAnsi="Times New Roman" w:cs="Times New Roman"/>
      <w:b/>
      <w:caps/>
      <w:kern w:val="0"/>
      <w:szCs w:val="20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EF5"/>
    <w:pPr>
      <w:numPr>
        <w:ilvl w:val="1"/>
      </w:numPr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EF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EF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E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EF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EF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C18E2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54</Characters>
  <Application>Microsoft Office Word</Application>
  <DocSecurity>0</DocSecurity>
  <Lines>2</Lines>
  <Paragraphs>2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Blakeslee</dc:creator>
  <cp:keywords/>
  <dc:description/>
  <cp:lastModifiedBy>Annie Blakeslee</cp:lastModifiedBy>
  <cp:revision>8</cp:revision>
  <dcterms:created xsi:type="dcterms:W3CDTF">2026-07-13T17:01:00Z</dcterms:created>
  <dcterms:modified xsi:type="dcterms:W3CDTF">2026-07-13T17:09:00Z</dcterms:modified>
</cp:coreProperties>
</file>